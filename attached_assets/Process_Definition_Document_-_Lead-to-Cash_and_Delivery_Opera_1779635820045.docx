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1a365d"/>
        </w:rPr>
      </w:pPr>
      <w:r w:rsidDel="00000000" w:rsidR="00000000" w:rsidRPr="00000000">
        <w:rPr>
          <w:rFonts w:ascii="Arial" w:cs="Arial" w:eastAsia="Arial" w:hAnsi="Arial"/>
          <w:color w:val="1a365d"/>
          <w:rtl w:val="0"/>
        </w:rPr>
        <w:t xml:space="preserve">Process Definition Document (PDD): Lead-to-Cash and Delivery Operations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80" w:line="300" w:lineRule="auto"/>
        <w:rPr>
          <w:rFonts w:ascii="Arial" w:cs="Arial" w:eastAsia="Arial" w:hAnsi="Arial"/>
        </w:rPr>
      </w:pPr>
      <w:r w:rsidDel="00000000" w:rsidR="00000000" w:rsidRPr="00000000">
        <w:rPr>
          <w:rFonts w:ascii="Arial" w:cs="Arial" w:eastAsia="Arial" w:hAnsi="Arial"/>
          <w:b w:val="1"/>
          <w:bCs w:val="1"/>
          <w:rtl w:val="0"/>
        </w:rPr>
        <w:t xml:space="preserve">Document Purpose:</w:t>
      </w:r>
      <w:r w:rsidDel="00000000" w:rsidR="00000000" w:rsidRPr="00000000">
        <w:rPr>
          <w:rFonts w:ascii="Arial" w:cs="Arial" w:eastAsia="Arial" w:hAnsi="Arial"/>
          <w:rtl w:val="0"/>
        </w:rPr>
        <w:t xml:space="preserve"> This Process Definition Document (PDD) establishes a detailed, comprehensive blueprint of the end-to-end Lead-to-Cash and Delivery Operations lifecycle. It defines the business context, operational flows, stakeholder responsibilities, process steps, and business rules captured in the target workflow diagram, acting as a functional specifications baseline for system replacement initiatives.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360" w:line="30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80" w:before="0" w:line="300" w:lineRule="auto"/>
        <w:rPr>
          <w:rFonts w:ascii="Arial" w:cs="Arial" w:eastAsia="Arial" w:hAnsi="Arial"/>
          <w:color w:val="2b6cb0"/>
        </w:rPr>
      </w:pPr>
      <w:r w:rsidDel="00000000" w:rsidR="00000000" w:rsidRPr="00000000">
        <w:rPr>
          <w:rFonts w:ascii="Arial" w:cs="Arial" w:eastAsia="Arial" w:hAnsi="Arial"/>
          <w:color w:val="2b6cb0"/>
          <w:rtl w:val="0"/>
        </w:rPr>
        <w:t xml:space="preserve">1. Document Control &amp; Process Scope</w:t>
      </w:r>
    </w:p>
    <w:tbl>
      <w:tblPr>
        <w:tblStyle w:val="Table1"/>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2808"/>
        <w:gridCol w:w="6552"/>
        <w:tblGridChange w:id="0">
          <w:tblGrid>
            <w:gridCol w:w="2808"/>
            <w:gridCol w:w="6552"/>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ebf8ff" w:val="clear"/>
            <w:tcMar>
              <w:top w:w="150.0" w:type="dxa"/>
              <w:left w:w="150.0" w:type="dxa"/>
              <w:bottom w:w="150.0" w:type="dxa"/>
              <w:right w:w="15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color w:val="2c5282"/>
                <w:shd w:fill="auto" w:val="clear"/>
              </w:rPr>
            </w:pPr>
            <w:r w:rsidDel="00000000" w:rsidR="00000000" w:rsidRPr="00000000">
              <w:rPr>
                <w:rFonts w:ascii="Arial" w:cs="Arial" w:eastAsia="Arial" w:hAnsi="Arial"/>
                <w:b w:val="1"/>
                <w:bCs w:val="1"/>
                <w:color w:val="2c5282"/>
                <w:shd w:fill="auto" w:val="clear"/>
                <w:rtl w:val="0"/>
              </w:rPr>
              <w:t xml:space="preserve">Process Attribute</w:t>
            </w:r>
          </w:p>
        </w:tc>
        <w:tc>
          <w:tcPr>
            <w:tcBorders>
              <w:top w:color="cbd5e0" w:space="0" w:sz="6" w:val="single"/>
              <w:left w:color="cbd5e0" w:space="0" w:sz="6" w:val="single"/>
              <w:bottom w:color="cbd5e0" w:space="0" w:sz="6" w:val="single"/>
              <w:right w:color="cbd5e0" w:space="0" w:sz="6" w:val="single"/>
            </w:tcBorders>
            <w:shd w:fill="ebf8ff" w:val="clear"/>
            <w:tcMar>
              <w:top w:w="150.0" w:type="dxa"/>
              <w:left w:w="150.0" w:type="dxa"/>
              <w:bottom w:w="150.0" w:type="dxa"/>
              <w:right w:w="15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color w:val="2c5282"/>
                <w:shd w:fill="auto" w:val="clear"/>
              </w:rPr>
            </w:pPr>
            <w:r w:rsidDel="00000000" w:rsidR="00000000" w:rsidRPr="00000000">
              <w:rPr>
                <w:rFonts w:ascii="Arial" w:cs="Arial" w:eastAsia="Arial" w:hAnsi="Arial"/>
                <w:b w:val="1"/>
                <w:bCs w:val="1"/>
                <w:color w:val="2c5282"/>
                <w:shd w:fill="auto" w:val="clear"/>
                <w:rtl w:val="0"/>
              </w:rPr>
              <w:t xml:space="preserve">Definition Details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Process Name</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End-to-End Lead-to-Cash (L2C) and Project Delivery Operations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Process Trigger</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Receipt of marketing lead, customer inquiry, client referral, or upsell opportunity within an existing account.</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Process End-State</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Successful collection of cash in the accounting ledger, project closure evaluation, archive of records, and synchronization of final delivery metrics.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Core Systems</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CRM Module (Legacy: Pipedrive), Professional Services Automation Engine (Legacy: PSOhub), Financial Accounting ERP (Legacy: Xero), Enterprise Data Warehouse Layer.</w:t>
            </w:r>
          </w:p>
        </w:tc>
      </w:tr>
    </w:tbl>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360" w:before="360" w:line="30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180" w:before="0" w:line="300" w:lineRule="auto"/>
        <w:rPr>
          <w:color w:val="2b6cb0"/>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180" w:before="0" w:line="300" w:lineRule="auto"/>
        <w:rPr>
          <w:rFonts w:ascii="Arial" w:cs="Arial" w:eastAsia="Arial" w:hAnsi="Arial"/>
          <w:color w:val="2b6cb0"/>
        </w:rPr>
      </w:pPr>
      <w:r w:rsidDel="00000000" w:rsidR="00000000" w:rsidRPr="00000000">
        <w:rPr>
          <w:rFonts w:ascii="Arial" w:cs="Arial" w:eastAsia="Arial" w:hAnsi="Arial"/>
          <w:color w:val="2b6cb0"/>
          <w:rtl w:val="0"/>
        </w:rPr>
        <w:t xml:space="preserve">2. Process Roles &amp; Responsibility Matrix (RACI)</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80" w:line="300" w:lineRule="auto"/>
        <w:rPr>
          <w:rFonts w:ascii="Arial" w:cs="Arial" w:eastAsia="Arial" w:hAnsi="Arial"/>
        </w:rPr>
      </w:pPr>
      <w:r w:rsidDel="00000000" w:rsidR="00000000" w:rsidRPr="00000000">
        <w:rPr>
          <w:rFonts w:ascii="Arial" w:cs="Arial" w:eastAsia="Arial" w:hAnsi="Arial"/>
          <w:rtl w:val="0"/>
        </w:rPr>
        <w:t xml:space="preserve">To ensure accountability across departmental transitions, roles are structured according to the visual swimlanes and color-coded blocks within the lifecycle diagram:</w:t>
      </w:r>
    </w:p>
    <w:tbl>
      <w:tblPr>
        <w:tblStyle w:val="Table2"/>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ebf8ff" w:val="clear"/>
            <w:tcMar>
              <w:top w:w="150.0" w:type="dxa"/>
              <w:left w:w="150.0" w:type="dxa"/>
              <w:bottom w:w="150.0" w:type="dxa"/>
              <w:right w:w="15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color w:val="2c5282"/>
                <w:shd w:fill="auto" w:val="clear"/>
              </w:rPr>
            </w:pPr>
            <w:r w:rsidDel="00000000" w:rsidR="00000000" w:rsidRPr="00000000">
              <w:rPr>
                <w:rFonts w:ascii="Arial" w:cs="Arial" w:eastAsia="Arial" w:hAnsi="Arial"/>
                <w:b w:val="1"/>
                <w:bCs w:val="1"/>
                <w:color w:val="2c5282"/>
                <w:shd w:fill="auto" w:val="clear"/>
                <w:rtl w:val="0"/>
              </w:rPr>
              <w:t xml:space="preserve">Process Phase</w:t>
            </w:r>
          </w:p>
        </w:tc>
        <w:tc>
          <w:tcPr>
            <w:tcBorders>
              <w:top w:color="cbd5e0" w:space="0" w:sz="6" w:val="single"/>
              <w:left w:color="cbd5e0" w:space="0" w:sz="6" w:val="single"/>
              <w:bottom w:color="cbd5e0" w:space="0" w:sz="6" w:val="single"/>
              <w:right w:color="cbd5e0" w:space="0" w:sz="6" w:val="single"/>
            </w:tcBorders>
            <w:shd w:fill="ebf8ff" w:val="clear"/>
            <w:tcMar>
              <w:top w:w="150.0" w:type="dxa"/>
              <w:left w:w="150.0" w:type="dxa"/>
              <w:bottom w:w="150.0" w:type="dxa"/>
              <w:right w:w="15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before="150" w:line="300" w:lineRule="auto"/>
              <w:jc w:val="center"/>
              <w:rPr>
                <w:rFonts w:ascii="Arial" w:cs="Arial" w:eastAsia="Arial" w:hAnsi="Arial"/>
                <w:b w:val="1"/>
                <w:bCs w:val="1"/>
                <w:color w:val="2c5282"/>
                <w:shd w:fill="auto" w:val="clear"/>
              </w:rPr>
            </w:pPr>
            <w:r w:rsidDel="00000000" w:rsidR="00000000" w:rsidRPr="00000000">
              <w:rPr>
                <w:rFonts w:ascii="Arial" w:cs="Arial" w:eastAsia="Arial" w:hAnsi="Arial"/>
                <w:b w:val="1"/>
                <w:bCs w:val="1"/>
                <w:color w:val="2c5282"/>
                <w:shd w:fill="auto" w:val="clear"/>
                <w:rtl w:val="0"/>
              </w:rPr>
              <w:t xml:space="preserve">Sales Team</w:t>
            </w:r>
          </w:p>
        </w:tc>
        <w:tc>
          <w:tcPr>
            <w:tcBorders>
              <w:top w:color="cbd5e0" w:space="0" w:sz="6" w:val="single"/>
              <w:left w:color="cbd5e0" w:space="0" w:sz="6" w:val="single"/>
              <w:bottom w:color="cbd5e0" w:space="0" w:sz="6" w:val="single"/>
              <w:right w:color="cbd5e0" w:space="0" w:sz="6" w:val="single"/>
            </w:tcBorders>
            <w:shd w:fill="ebf8ff" w:val="clear"/>
            <w:tcMar>
              <w:top w:w="150.0" w:type="dxa"/>
              <w:left w:w="150.0" w:type="dxa"/>
              <w:bottom w:w="150.0" w:type="dxa"/>
              <w:right w:w="15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before="150" w:line="300" w:lineRule="auto"/>
              <w:jc w:val="center"/>
              <w:rPr>
                <w:rFonts w:ascii="Arial" w:cs="Arial" w:eastAsia="Arial" w:hAnsi="Arial"/>
                <w:b w:val="1"/>
                <w:bCs w:val="1"/>
                <w:color w:val="2c5282"/>
                <w:shd w:fill="auto" w:val="clear"/>
              </w:rPr>
            </w:pPr>
            <w:r w:rsidDel="00000000" w:rsidR="00000000" w:rsidRPr="00000000">
              <w:rPr>
                <w:rFonts w:ascii="Arial" w:cs="Arial" w:eastAsia="Arial" w:hAnsi="Arial"/>
                <w:b w:val="1"/>
                <w:bCs w:val="1"/>
                <w:color w:val="2c5282"/>
                <w:shd w:fill="auto" w:val="clear"/>
                <w:rtl w:val="0"/>
              </w:rPr>
              <w:t xml:space="preserve">Delivery Resource</w:t>
            </w:r>
          </w:p>
        </w:tc>
        <w:tc>
          <w:tcPr>
            <w:tcBorders>
              <w:top w:color="cbd5e0" w:space="0" w:sz="6" w:val="single"/>
              <w:left w:color="cbd5e0" w:space="0" w:sz="6" w:val="single"/>
              <w:bottom w:color="cbd5e0" w:space="0" w:sz="6" w:val="single"/>
              <w:right w:color="cbd5e0" w:space="0" w:sz="6" w:val="single"/>
            </w:tcBorders>
            <w:shd w:fill="ebf8ff" w:val="clear"/>
            <w:tcMar>
              <w:top w:w="150.0" w:type="dxa"/>
              <w:left w:w="150.0" w:type="dxa"/>
              <w:bottom w:w="150.0" w:type="dxa"/>
              <w:right w:w="15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before="150" w:line="300" w:lineRule="auto"/>
              <w:jc w:val="center"/>
              <w:rPr>
                <w:rFonts w:ascii="Arial" w:cs="Arial" w:eastAsia="Arial" w:hAnsi="Arial"/>
                <w:b w:val="1"/>
                <w:bCs w:val="1"/>
                <w:color w:val="2c5282"/>
                <w:shd w:fill="auto" w:val="clear"/>
              </w:rPr>
            </w:pPr>
            <w:r w:rsidDel="00000000" w:rsidR="00000000" w:rsidRPr="00000000">
              <w:rPr>
                <w:rFonts w:ascii="Arial" w:cs="Arial" w:eastAsia="Arial" w:hAnsi="Arial"/>
                <w:b w:val="1"/>
                <w:bCs w:val="1"/>
                <w:color w:val="2c5282"/>
                <w:shd w:fill="auto" w:val="clear"/>
                <w:rtl w:val="0"/>
              </w:rPr>
              <w:t xml:space="preserve">Project Manager</w:t>
            </w:r>
          </w:p>
        </w:tc>
        <w:tc>
          <w:tcPr>
            <w:tcBorders>
              <w:top w:color="cbd5e0" w:space="0" w:sz="6" w:val="single"/>
              <w:left w:color="cbd5e0" w:space="0" w:sz="6" w:val="single"/>
              <w:bottom w:color="cbd5e0" w:space="0" w:sz="6" w:val="single"/>
              <w:right w:color="cbd5e0" w:space="0" w:sz="6" w:val="single"/>
            </w:tcBorders>
            <w:shd w:fill="ebf8ff" w:val="clear"/>
            <w:tcMar>
              <w:top w:w="150.0" w:type="dxa"/>
              <w:left w:w="150.0" w:type="dxa"/>
              <w:bottom w:w="150.0" w:type="dxa"/>
              <w:right w:w="15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before="150" w:line="300" w:lineRule="auto"/>
              <w:jc w:val="center"/>
              <w:rPr>
                <w:rFonts w:ascii="Arial" w:cs="Arial" w:eastAsia="Arial" w:hAnsi="Arial"/>
                <w:b w:val="1"/>
                <w:bCs w:val="1"/>
                <w:color w:val="2c5282"/>
                <w:shd w:fill="auto" w:val="clear"/>
              </w:rPr>
            </w:pPr>
            <w:r w:rsidDel="00000000" w:rsidR="00000000" w:rsidRPr="00000000">
              <w:rPr>
                <w:rFonts w:ascii="Arial" w:cs="Arial" w:eastAsia="Arial" w:hAnsi="Arial"/>
                <w:b w:val="1"/>
                <w:bCs w:val="1"/>
                <w:color w:val="2c5282"/>
                <w:shd w:fill="auto" w:val="clear"/>
                <w:rtl w:val="0"/>
              </w:rPr>
              <w:t xml:space="preserve">Finance Team</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1. Commercial Design</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before="150" w:line="300" w:lineRule="auto"/>
              <w:jc w:val="center"/>
              <w:rPr>
                <w:rFonts w:ascii="Arial" w:cs="Arial" w:eastAsia="Arial" w:hAnsi="Arial"/>
                <w:b w:val="1"/>
                <w:bCs w:val="1"/>
                <w:color w:val="2b6cb0"/>
              </w:rPr>
            </w:pPr>
            <w:r w:rsidDel="00000000" w:rsidR="00000000" w:rsidRPr="00000000">
              <w:rPr>
                <w:rFonts w:ascii="Arial" w:cs="Arial" w:eastAsia="Arial" w:hAnsi="Arial"/>
                <w:b w:val="1"/>
                <w:bCs w:val="1"/>
                <w:color w:val="2b6cb0"/>
                <w:rtl w:val="0"/>
              </w:rPr>
              <w:t xml:space="preserve">R / A</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before="150" w:line="300" w:lineRule="auto"/>
              <w:jc w:val="center"/>
              <w:rPr>
                <w:rFonts w:ascii="Arial" w:cs="Arial" w:eastAsia="Arial" w:hAnsi="Arial"/>
                <w:color w:val="718096"/>
              </w:rPr>
            </w:pPr>
            <w:r w:rsidDel="00000000" w:rsidR="00000000" w:rsidRPr="00000000">
              <w:rPr>
                <w:rFonts w:ascii="Arial" w:cs="Arial" w:eastAsia="Arial" w:hAnsi="Arial"/>
                <w:color w:val="718096"/>
                <w:rtl w:val="0"/>
              </w:rPr>
              <w:t xml:space="preserve">C</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before="150" w:line="300" w:lineRule="auto"/>
              <w:jc w:val="center"/>
              <w:rPr>
                <w:rFonts w:ascii="Arial" w:cs="Arial" w:eastAsia="Arial" w:hAnsi="Arial"/>
                <w:color w:val="718096"/>
              </w:rPr>
            </w:pPr>
            <w:r w:rsidDel="00000000" w:rsidR="00000000" w:rsidRPr="00000000">
              <w:rPr>
                <w:rFonts w:ascii="Arial" w:cs="Arial" w:eastAsia="Arial" w:hAnsi="Arial"/>
                <w:color w:val="718096"/>
                <w:rtl w:val="0"/>
              </w:rPr>
              <w:t xml:space="preserve">C</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before="150" w:line="300" w:lineRule="auto"/>
              <w:jc w:val="center"/>
              <w:rPr>
                <w:rFonts w:ascii="Arial" w:cs="Arial" w:eastAsia="Arial" w:hAnsi="Arial"/>
                <w:color w:val="718096"/>
              </w:rPr>
            </w:pPr>
            <w:r w:rsidDel="00000000" w:rsidR="00000000" w:rsidRPr="00000000">
              <w:rPr>
                <w:rFonts w:ascii="Arial" w:cs="Arial" w:eastAsia="Arial" w:hAnsi="Arial"/>
                <w:color w:val="718096"/>
                <w:rtl w:val="0"/>
              </w:rPr>
              <w:t xml:space="preserve">I</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2. Initialization &amp; Capacity Check</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before="150" w:line="300" w:lineRule="auto"/>
              <w:jc w:val="center"/>
              <w:rPr>
                <w:rFonts w:ascii="Arial" w:cs="Arial" w:eastAsia="Arial" w:hAnsi="Arial"/>
                <w:color w:val="718096"/>
                <w:shd w:fill="auto" w:val="clear"/>
              </w:rPr>
            </w:pPr>
            <w:r w:rsidDel="00000000" w:rsidR="00000000" w:rsidRPr="00000000">
              <w:rPr>
                <w:rFonts w:ascii="Arial" w:cs="Arial" w:eastAsia="Arial" w:hAnsi="Arial"/>
                <w:color w:val="718096"/>
                <w:shd w:fill="auto" w:val="clear"/>
                <w:rtl w:val="0"/>
              </w:rPr>
              <w:t xml:space="preserve">I</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before="150" w:line="300" w:lineRule="auto"/>
              <w:jc w:val="center"/>
              <w:rPr>
                <w:rFonts w:ascii="Arial" w:cs="Arial" w:eastAsia="Arial" w:hAnsi="Arial"/>
                <w:color w:val="718096"/>
                <w:shd w:fill="auto" w:val="clear"/>
              </w:rPr>
            </w:pPr>
            <w:r w:rsidDel="00000000" w:rsidR="00000000" w:rsidRPr="00000000">
              <w:rPr>
                <w:rFonts w:ascii="Arial" w:cs="Arial" w:eastAsia="Arial" w:hAnsi="Arial"/>
                <w:color w:val="718096"/>
                <w:shd w:fill="auto" w:val="clear"/>
                <w:rtl w:val="0"/>
              </w:rPr>
              <w:t xml:space="preserve">I</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before="150" w:line="300" w:lineRule="auto"/>
              <w:jc w:val="center"/>
              <w:rPr>
                <w:rFonts w:ascii="Arial" w:cs="Arial" w:eastAsia="Arial" w:hAnsi="Arial"/>
                <w:b w:val="1"/>
                <w:bCs w:val="1"/>
                <w:color w:val="2b6cb0"/>
                <w:shd w:fill="auto" w:val="clear"/>
              </w:rPr>
            </w:pPr>
            <w:r w:rsidDel="00000000" w:rsidR="00000000" w:rsidRPr="00000000">
              <w:rPr>
                <w:rFonts w:ascii="Arial" w:cs="Arial" w:eastAsia="Arial" w:hAnsi="Arial"/>
                <w:b w:val="1"/>
                <w:bCs w:val="1"/>
                <w:color w:val="2b6cb0"/>
                <w:shd w:fill="auto" w:val="clear"/>
                <w:rtl w:val="0"/>
              </w:rPr>
              <w:t xml:space="preserve">R / A</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before="150" w:line="300" w:lineRule="auto"/>
              <w:jc w:val="center"/>
              <w:rPr>
                <w:rFonts w:ascii="Arial" w:cs="Arial" w:eastAsia="Arial" w:hAnsi="Arial"/>
                <w:color w:val="718096"/>
                <w:shd w:fill="auto" w:val="clear"/>
              </w:rPr>
            </w:pPr>
            <w:r w:rsidDel="00000000" w:rsidR="00000000" w:rsidRPr="00000000">
              <w:rPr>
                <w:rFonts w:ascii="Arial" w:cs="Arial" w:eastAsia="Arial" w:hAnsi="Arial"/>
                <w:color w:val="718096"/>
                <w:shd w:fill="auto" w:val="clear"/>
                <w:rtl w:val="0"/>
              </w:rPr>
              <w:t xml:space="preserve">I</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3. Project Execution &amp; Tracking</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before="150" w:line="300" w:lineRule="auto"/>
              <w:jc w:val="center"/>
              <w:rPr>
                <w:rFonts w:ascii="Arial" w:cs="Arial" w:eastAsia="Arial" w:hAnsi="Arial"/>
                <w:color w:val="718096"/>
              </w:rPr>
            </w:pPr>
            <w:r w:rsidDel="00000000" w:rsidR="00000000" w:rsidRPr="00000000">
              <w:rPr>
                <w:rFonts w:ascii="Arial" w:cs="Arial" w:eastAsia="Arial" w:hAnsi="Arial"/>
                <w:color w:val="718096"/>
                <w:rtl w:val="0"/>
              </w:rPr>
              <w:t xml:space="preserve">I</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before="150" w:line="300" w:lineRule="auto"/>
              <w:jc w:val="center"/>
              <w:rPr>
                <w:rFonts w:ascii="Arial" w:cs="Arial" w:eastAsia="Arial" w:hAnsi="Arial"/>
                <w:b w:val="1"/>
                <w:bCs w:val="1"/>
                <w:color w:val="2b6cb0"/>
              </w:rPr>
            </w:pPr>
            <w:r w:rsidDel="00000000" w:rsidR="00000000" w:rsidRPr="00000000">
              <w:rPr>
                <w:rFonts w:ascii="Arial" w:cs="Arial" w:eastAsia="Arial" w:hAnsi="Arial"/>
                <w:b w:val="1"/>
                <w:bCs w:val="1"/>
                <w:color w:val="2b6cb0"/>
                <w:rtl w:val="0"/>
              </w:rPr>
              <w:t xml:space="preserve">R</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before="150" w:line="300" w:lineRule="auto"/>
              <w:jc w:val="center"/>
              <w:rPr>
                <w:rFonts w:ascii="Arial" w:cs="Arial" w:eastAsia="Arial" w:hAnsi="Arial"/>
                <w:b w:val="1"/>
                <w:bCs w:val="1"/>
                <w:color w:val="2b6cb0"/>
              </w:rPr>
            </w:pPr>
            <w:r w:rsidDel="00000000" w:rsidR="00000000" w:rsidRPr="00000000">
              <w:rPr>
                <w:rFonts w:ascii="Arial" w:cs="Arial" w:eastAsia="Arial" w:hAnsi="Arial"/>
                <w:b w:val="1"/>
                <w:bCs w:val="1"/>
                <w:color w:val="2b6cb0"/>
                <w:rtl w:val="0"/>
              </w:rPr>
              <w:t xml:space="preserve">A</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before="150" w:line="300" w:lineRule="auto"/>
              <w:jc w:val="center"/>
              <w:rPr>
                <w:rFonts w:ascii="Arial" w:cs="Arial" w:eastAsia="Arial" w:hAnsi="Arial"/>
                <w:color w:val="718096"/>
              </w:rPr>
            </w:pPr>
            <w:r w:rsidDel="00000000" w:rsidR="00000000" w:rsidRPr="00000000">
              <w:rPr>
                <w:rFonts w:ascii="Arial" w:cs="Arial" w:eastAsia="Arial" w:hAnsi="Arial"/>
                <w:color w:val="718096"/>
                <w:rtl w:val="0"/>
              </w:rPr>
              <w:t xml:space="preserve">I</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4. Billing &amp; Invoice Review</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before="150" w:line="300" w:lineRule="auto"/>
              <w:jc w:val="center"/>
              <w:rPr>
                <w:rFonts w:ascii="Arial" w:cs="Arial" w:eastAsia="Arial" w:hAnsi="Arial"/>
                <w:color w:val="718096"/>
                <w:shd w:fill="auto" w:val="clear"/>
              </w:rPr>
            </w:pPr>
            <w:r w:rsidDel="00000000" w:rsidR="00000000" w:rsidRPr="00000000">
              <w:rPr>
                <w:rFonts w:ascii="Arial" w:cs="Arial" w:eastAsia="Arial" w:hAnsi="Arial"/>
                <w:color w:val="718096"/>
                <w:shd w:fill="auto" w:val="clear"/>
                <w:rtl w:val="0"/>
              </w:rPr>
              <w:t xml:space="preserve">I</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before="150" w:line="300" w:lineRule="auto"/>
              <w:jc w:val="center"/>
              <w:rPr>
                <w:rFonts w:ascii="Arial" w:cs="Arial" w:eastAsia="Arial" w:hAnsi="Arial"/>
                <w:color w:val="718096"/>
                <w:shd w:fill="auto" w:val="clear"/>
              </w:rPr>
            </w:pPr>
            <w:r w:rsidDel="00000000" w:rsidR="00000000" w:rsidRPr="00000000">
              <w:rPr>
                <w:rFonts w:ascii="Arial" w:cs="Arial" w:eastAsia="Arial" w:hAnsi="Arial"/>
                <w:color w:val="718096"/>
                <w:shd w:fill="auto" w:val="clear"/>
                <w:rtl w:val="0"/>
              </w:rPr>
              <w:t xml:space="preserve">I</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before="150" w:line="300" w:lineRule="auto"/>
              <w:jc w:val="center"/>
              <w:rPr>
                <w:rFonts w:ascii="Arial" w:cs="Arial" w:eastAsia="Arial" w:hAnsi="Arial"/>
                <w:b w:val="1"/>
                <w:bCs w:val="1"/>
                <w:color w:val="2b6cb0"/>
                <w:shd w:fill="auto" w:val="clear"/>
              </w:rPr>
            </w:pPr>
            <w:r w:rsidDel="00000000" w:rsidR="00000000" w:rsidRPr="00000000">
              <w:rPr>
                <w:rFonts w:ascii="Arial" w:cs="Arial" w:eastAsia="Arial" w:hAnsi="Arial"/>
                <w:b w:val="1"/>
                <w:bCs w:val="1"/>
                <w:color w:val="2b6cb0"/>
                <w:shd w:fill="auto" w:val="clear"/>
                <w:rtl w:val="0"/>
              </w:rPr>
              <w:t xml:space="preserve">R</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before="150" w:line="300" w:lineRule="auto"/>
              <w:jc w:val="center"/>
              <w:rPr>
                <w:rFonts w:ascii="Arial" w:cs="Arial" w:eastAsia="Arial" w:hAnsi="Arial"/>
                <w:b w:val="1"/>
                <w:bCs w:val="1"/>
                <w:color w:val="2b6cb0"/>
                <w:shd w:fill="auto" w:val="clear"/>
              </w:rPr>
            </w:pPr>
            <w:r w:rsidDel="00000000" w:rsidR="00000000" w:rsidRPr="00000000">
              <w:rPr>
                <w:rFonts w:ascii="Arial" w:cs="Arial" w:eastAsia="Arial" w:hAnsi="Arial"/>
                <w:b w:val="1"/>
                <w:bCs w:val="1"/>
                <w:color w:val="2b6cb0"/>
                <w:shd w:fill="auto" w:val="clear"/>
                <w:rtl w:val="0"/>
              </w:rPr>
              <w:t xml:space="preserve">R / A</w:t>
            </w:r>
          </w:p>
        </w:tc>
      </w:tr>
    </w:tbl>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360" w:before="360" w:line="300" w:lineRule="auto"/>
        <w:rPr>
          <w:rFonts w:ascii="Arial" w:cs="Arial" w:eastAsia="Arial" w:hAnsi="Arial"/>
          <w:color w:val="4a5568"/>
          <w:sz w:val="18"/>
          <w:szCs w:val="18"/>
        </w:rPr>
      </w:pPr>
      <w:r w:rsidDel="00000000" w:rsidR="00000000" w:rsidRPr="00000000">
        <w:rPr>
          <w:rFonts w:ascii="Arial" w:cs="Arial" w:eastAsia="Arial" w:hAnsi="Arial"/>
          <w:color w:val="4a5568"/>
          <w:sz w:val="18"/>
          <w:szCs w:val="18"/>
          <w:rtl w:val="0"/>
        </w:rPr>
        <w:t xml:space="preserve">*R: Responsible; A: Accountable; C: Consulted; I: Informed</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360" w:line="30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180" w:before="0" w:line="300" w:lineRule="auto"/>
        <w:rPr>
          <w:color w:val="2b6cb0"/>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180" w:before="0" w:line="300" w:lineRule="auto"/>
        <w:rPr>
          <w:rFonts w:ascii="Arial" w:cs="Arial" w:eastAsia="Arial" w:hAnsi="Arial"/>
          <w:color w:val="2b6cb0"/>
        </w:rPr>
      </w:pPr>
      <w:r w:rsidDel="00000000" w:rsidR="00000000" w:rsidRPr="00000000">
        <w:rPr>
          <w:rFonts w:ascii="Arial" w:cs="Arial" w:eastAsia="Arial" w:hAnsi="Arial"/>
          <w:color w:val="2b6cb0"/>
          <w:rtl w:val="0"/>
        </w:rPr>
        <w:t xml:space="preserve">3. Step-by-Step Functional Process Narrative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rPr>
      </w:pPr>
      <w:r w:rsidDel="00000000" w:rsidR="00000000" w:rsidRPr="00000000">
        <w:rPr>
          <w:rFonts w:ascii="Arial" w:cs="Arial" w:eastAsia="Arial" w:hAnsi="Arial"/>
          <w:rtl w:val="0"/>
        </w:rPr>
        <w:t xml:space="preserve">The following subsections break down the visual chart blocks into absolute functional descriptions, outlining standard execution expectations.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rtl w:val="0"/>
        </w:rPr>
        <w:t xml:space="preserve">Click on the link below to access the diagram:</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300" w:lineRule="auto"/>
        <w:rPr/>
      </w:pPr>
      <w:hyperlink r:id="rId6">
        <w:r w:rsidDel="00000000" w:rsidR="00000000" w:rsidRPr="00000000">
          <w:rPr>
            <w:color w:val="1155cc"/>
            <w:u w:val="single"/>
            <w:rtl w:val="0"/>
          </w:rPr>
          <w:t xml:space="preserve">https://whimsical.com/itsecasia6/psohub-business-process-flow-lead-to-cash-and-delivery-operation-NtHW1pLhNakzXh8x4hz58z</w:t>
        </w:r>
      </w:hyperlink>
      <w:r w:rsidDel="00000000" w:rsidR="00000000" w:rsidRPr="00000000">
        <w:rPr>
          <w:rtl w:val="0"/>
        </w:rPr>
        <w:t xml:space="preserve"> </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300" w:lineRule="auto"/>
        <w:rPr/>
      </w:pPr>
      <w:ins w:author="Andriko Perdana" w:id="0" w:date="2026-05-19T12:45:44Z">
        <w:r w:rsidDel="00000000" w:rsidR="00000000" w:rsidRPr="00000000">
          <w:rPr>
            <w:rtl w:val="0"/>
          </w:rPr>
          <w:t xml:space="preserve">`</w:t>
        </w:r>
      </w:ins>
      <w:del w:author="Andriko Perdana" w:id="0" w:date="2026-05-19T12:45:44Z">
        <w:r w:rsidDel="00000000" w:rsidR="00000000" w:rsidRPr="00000000">
          <w:rPr/>
          <w:drawing>
            <wp:inline distB="114300" distT="114300" distL="114300" distR="114300">
              <wp:extent cx="5943600" cy="19812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981200"/>
                      </a:xfrm>
                      <a:prstGeom prst="rect"/>
                      <a:ln/>
                    </pic:spPr>
                  </pic:pic>
                </a:graphicData>
              </a:graphic>
            </wp:inline>
          </w:drawing>
        </w:r>
      </w:del>
      <w:r w:rsidDel="00000000" w:rsidR="00000000" w:rsidRPr="00000000">
        <w:rPr>
          <w:rtl w:val="0"/>
        </w:rPr>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300" w:lineRule="auto"/>
        <w:rPr>
          <w:rFonts w:ascii="Arial" w:cs="Arial" w:eastAsia="Arial" w:hAnsi="Arial"/>
          <w:color w:val="4a5568"/>
        </w:rPr>
      </w:pPr>
      <w:r w:rsidDel="00000000" w:rsidR="00000000" w:rsidRPr="00000000">
        <w:rPr>
          <w:rFonts w:ascii="Arial" w:cs="Arial" w:eastAsia="Arial" w:hAnsi="Arial"/>
          <w:color w:val="4a5568"/>
          <w:rtl w:val="0"/>
        </w:rPr>
        <w:t xml:space="preserve">Phase I: Lead Lifecycle and Commercial Design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80" w:line="300" w:lineRule="auto"/>
        <w:rPr>
          <w:rFonts w:ascii="Arial" w:cs="Arial" w:eastAsia="Arial" w:hAnsi="Arial"/>
        </w:rPr>
      </w:pPr>
      <w:r w:rsidDel="00000000" w:rsidR="00000000" w:rsidRPr="00000000">
        <w:rPr>
          <w:rFonts w:ascii="Arial" w:cs="Arial" w:eastAsia="Arial" w:hAnsi="Arial"/>
          <w:rtl w:val="0"/>
        </w:rPr>
        <w:t xml:space="preserve">This phase tracks external client onboarding operations prior to core system project creation:</w:t>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hd w:fill="auto" w:val="clear"/>
        <w:spacing w:after="0" w:afterAutospacing="0" w:line="300" w:lineRule="auto"/>
        <w:ind w:left="300" w:hanging="360"/>
      </w:pPr>
      <w:r w:rsidDel="00000000" w:rsidR="00000000" w:rsidRPr="00000000">
        <w:rPr>
          <w:rFonts w:ascii="Arial" w:cs="Arial" w:eastAsia="Arial" w:hAnsi="Arial"/>
          <w:b w:val="1"/>
          <w:bCs w:val="1"/>
          <w:rtl w:val="0"/>
        </w:rPr>
        <w:t xml:space="preserve">Lead / Inquiry Capture:</w:t>
      </w:r>
      <w:r w:rsidDel="00000000" w:rsidR="00000000" w:rsidRPr="00000000">
        <w:rPr>
          <w:rFonts w:ascii="Arial" w:cs="Arial" w:eastAsia="Arial" w:hAnsi="Arial"/>
          <w:rtl w:val="0"/>
        </w:rPr>
        <w:t xml:space="preserve"> Inbound prospects are generated from marketing pipelines, referrals, or client requests. The system captures account profiles, core timelines, and preliminary goals.</w:t>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300" w:hanging="360"/>
      </w:pPr>
      <w:r w:rsidDel="00000000" w:rsidR="00000000" w:rsidRPr="00000000">
        <w:rPr>
          <w:rFonts w:ascii="Arial" w:cs="Arial" w:eastAsia="Arial" w:hAnsi="Arial"/>
          <w:b w:val="1"/>
          <w:bCs w:val="1"/>
          <w:rtl w:val="0"/>
        </w:rPr>
        <w:t xml:space="preserve">CRM Qualification:</w:t>
      </w:r>
      <w:r w:rsidDel="00000000" w:rsidR="00000000" w:rsidRPr="00000000">
        <w:rPr>
          <w:rFonts w:ascii="Arial" w:cs="Arial" w:eastAsia="Arial" w:hAnsi="Arial"/>
          <w:rtl w:val="0"/>
        </w:rPr>
        <w:t xml:space="preserve"> Account executives assess structural fit, contact validation, and budget health to establish explicit opportunity parameters.</w:t>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300" w:hanging="360"/>
      </w:pPr>
      <w:r w:rsidDel="00000000" w:rsidR="00000000" w:rsidRPr="00000000">
        <w:rPr>
          <w:rFonts w:ascii="Arial" w:cs="Arial" w:eastAsia="Arial" w:hAnsi="Arial"/>
          <w:b w:val="1"/>
          <w:bCs w:val="1"/>
          <w:rtl w:val="0"/>
        </w:rPr>
        <w:t xml:space="preserve">Gateway - Opportunity Viable?</w:t>
      </w:r>
      <w:r w:rsidDel="00000000" w:rsidR="00000000" w:rsidRPr="00000000">
        <w:rPr>
          <w:rFonts w:ascii="Arial" w:cs="Arial" w:eastAsia="Arial" w:hAnsi="Arial"/>
          <w:rtl w:val="0"/>
        </w:rPr>
        <w:t xml:space="preserve"> If an opportunity is deemed unviable, it diverts to the *Nurture / Disqualify* pathway to preserve CRM sanitation. If viable, it advances to active model design.</w:t>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300" w:hanging="360"/>
      </w:pPr>
      <w:r w:rsidDel="00000000" w:rsidR="00000000" w:rsidRPr="00000000">
        <w:rPr>
          <w:b w:val="1"/>
          <w:bCs w:val="1"/>
          <w:color w:val="9900ff"/>
          <w:rtl w:val="0"/>
        </w:rPr>
        <w:t xml:space="preserve">[PSOhub] </w:t>
      </w:r>
      <w:r w:rsidDel="00000000" w:rsidR="00000000" w:rsidRPr="00000000">
        <w:rPr>
          <w:rFonts w:ascii="Arial" w:cs="Arial" w:eastAsia="Arial" w:hAnsi="Arial"/>
          <w:b w:val="1"/>
          <w:bCs w:val="1"/>
          <w:rtl w:val="0"/>
        </w:rPr>
        <w:t xml:space="preserve">Services Scoping and Estimate:</w:t>
      </w:r>
      <w:r w:rsidDel="00000000" w:rsidR="00000000" w:rsidRPr="00000000">
        <w:rPr>
          <w:rFonts w:ascii="Arial" w:cs="Arial" w:eastAsia="Arial" w:hAnsi="Arial"/>
          <w:rtl w:val="0"/>
        </w:rPr>
        <w:t xml:space="preserve"> Operational subject matter experts formulate delivery structures, estimating project hours, target roles, project phases, and operational delivery boundaries.</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300" w:hanging="360"/>
      </w:pPr>
      <w:r w:rsidDel="00000000" w:rsidR="00000000" w:rsidRPr="00000000">
        <w:rPr>
          <w:b w:val="1"/>
          <w:bCs w:val="1"/>
          <w:color w:val="9900ff"/>
          <w:rtl w:val="0"/>
        </w:rPr>
        <w:t xml:space="preserve">[PSOhub] </w:t>
      </w:r>
      <w:r w:rsidDel="00000000" w:rsidR="00000000" w:rsidRPr="00000000">
        <w:rPr>
          <w:rFonts w:ascii="Arial" w:cs="Arial" w:eastAsia="Arial" w:hAnsi="Arial"/>
          <w:b w:val="1"/>
          <w:bCs w:val="1"/>
          <w:rtl w:val="0"/>
        </w:rPr>
        <w:t xml:space="preserve">Build Commercial Model &amp; Proposal Submission:</w:t>
      </w:r>
      <w:r w:rsidDel="00000000" w:rsidR="00000000" w:rsidRPr="00000000">
        <w:rPr>
          <w:rFonts w:ascii="Arial" w:cs="Arial" w:eastAsia="Arial" w:hAnsi="Arial"/>
          <w:rtl w:val="0"/>
        </w:rPr>
        <w:t xml:space="preserve"> Estimates map to defined pricing contracts (Time &amp; Materials, Fixed Fee, Retainers, or Milestone billing). A formal quote document is created and submitted.</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300" w:hanging="360"/>
      </w:pPr>
      <w:r w:rsidDel="00000000" w:rsidR="00000000" w:rsidRPr="00000000">
        <w:rPr>
          <w:rFonts w:ascii="Arial" w:cs="Arial" w:eastAsia="Arial" w:hAnsi="Arial"/>
          <w:b w:val="1"/>
          <w:bCs w:val="1"/>
          <w:rtl w:val="0"/>
        </w:rPr>
        <w:t xml:space="preserve">Gateway - Internal Approval Required:</w:t>
      </w:r>
      <w:r w:rsidDel="00000000" w:rsidR="00000000" w:rsidRPr="00000000">
        <w:rPr>
          <w:rFonts w:ascii="Arial" w:cs="Arial" w:eastAsia="Arial" w:hAnsi="Arial"/>
          <w:rtl w:val="0"/>
        </w:rPr>
        <w:t xml:space="preserve"> High-risk quotes (based on discount thresholds, gross margins, or resource constraints) route to an orange control checkpoint for rigorous internal review. Standard quotes bypass this block.</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hd w:fill="auto" w:val="clear"/>
        <w:spacing w:after="120" w:before="0" w:beforeAutospacing="0" w:line="300" w:lineRule="auto"/>
        <w:ind w:left="300" w:hanging="360"/>
      </w:pPr>
      <w:r w:rsidDel="00000000" w:rsidR="00000000" w:rsidRPr="00000000">
        <w:rPr>
          <w:rFonts w:ascii="Arial" w:cs="Arial" w:eastAsia="Arial" w:hAnsi="Arial"/>
          <w:b w:val="1"/>
          <w:bCs w:val="1"/>
          <w:rtl w:val="0"/>
        </w:rPr>
        <w:t xml:space="preserve">Client Acceptance / Contract Signing:</w:t>
      </w:r>
      <w:r w:rsidDel="00000000" w:rsidR="00000000" w:rsidRPr="00000000">
        <w:rPr>
          <w:rFonts w:ascii="Arial" w:cs="Arial" w:eastAsia="Arial" w:hAnsi="Arial"/>
          <w:rtl w:val="0"/>
        </w:rPr>
        <w:t xml:space="preserve"> The customer reviews and signs the commercial agreement, marking a confirmed business outcome. This triggers a Sales-to-Delivery Handoff meeting to explicitly pass across terms, baseline budgets, and risks. This handoff executes a systemic trigger to create a new delivery record shell.</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line="300" w:lineRule="auto"/>
        <w:rPr>
          <w:rFonts w:ascii="Arial" w:cs="Arial" w:eastAsia="Arial" w:hAnsi="Arial"/>
          <w:color w:val="4a5568"/>
        </w:rPr>
      </w:pPr>
      <w:r w:rsidDel="00000000" w:rsidR="00000000" w:rsidRPr="00000000">
        <w:rPr>
          <w:rFonts w:ascii="Arial" w:cs="Arial" w:eastAsia="Arial" w:hAnsi="Arial"/>
          <w:color w:val="4a5568"/>
          <w:rtl w:val="0"/>
        </w:rPr>
        <w:t xml:space="preserve">Phase II: Project Initialization and Resource Capacity Check </w:t>
      </w:r>
      <w:r w:rsidDel="00000000" w:rsidR="00000000" w:rsidRPr="00000000">
        <w:rPr>
          <w:color w:val="9900ff"/>
          <w:sz w:val="22"/>
          <w:szCs w:val="22"/>
          <w:rtl w:val="0"/>
        </w:rPr>
        <w:t xml:space="preserve">[PSOhub] </w:t>
      </w: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80" w:line="300" w:lineRule="auto"/>
        <w:rPr>
          <w:rFonts w:ascii="Arial" w:cs="Arial" w:eastAsia="Arial" w:hAnsi="Arial"/>
        </w:rPr>
      </w:pPr>
      <w:r w:rsidDel="00000000" w:rsidR="00000000" w:rsidRPr="00000000">
        <w:rPr>
          <w:rFonts w:ascii="Arial" w:cs="Arial" w:eastAsia="Arial" w:hAnsi="Arial"/>
          <w:rtl w:val="0"/>
        </w:rPr>
        <w:t xml:space="preserve">Once a contract is finalized, operations move entirely into the execution core:</w:t>
      </w:r>
    </w:p>
    <w:p w:rsidR="00000000" w:rsidDel="00000000" w:rsidP="00000000" w:rsidRDefault="00000000" w:rsidRPr="00000000" w14:paraId="00000041">
      <w:pPr>
        <w:numPr>
          <w:ilvl w:val="0"/>
          <w:numId w:val="2"/>
        </w:numPr>
        <w:pBdr>
          <w:top w:space="0" w:sz="0" w:val="nil"/>
          <w:left w:space="0" w:sz="0" w:val="nil"/>
          <w:bottom w:space="0" w:sz="0" w:val="nil"/>
          <w:right w:space="0" w:sz="0" w:val="nil"/>
          <w:between w:space="0" w:sz="0" w:val="nil"/>
        </w:pBdr>
        <w:shd w:fill="auto" w:val="clear"/>
        <w:spacing w:after="0" w:afterAutospacing="0" w:line="300" w:lineRule="auto"/>
        <w:ind w:left="300" w:hanging="360"/>
      </w:pPr>
      <w:r w:rsidDel="00000000" w:rsidR="00000000" w:rsidRPr="00000000">
        <w:rPr>
          <w:rFonts w:ascii="Arial" w:cs="Arial" w:eastAsia="Arial" w:hAnsi="Arial"/>
          <w:b w:val="1"/>
          <w:bCs w:val="1"/>
          <w:rtl w:val="0"/>
        </w:rPr>
        <w:t xml:space="preserve">Create Project Shell:</w:t>
      </w:r>
      <w:r w:rsidDel="00000000" w:rsidR="00000000" w:rsidRPr="00000000">
        <w:rPr>
          <w:rFonts w:ascii="Arial" w:cs="Arial" w:eastAsia="Arial" w:hAnsi="Arial"/>
          <w:rtl w:val="0"/>
        </w:rPr>
        <w:t xml:space="preserve"> The system automatically builds a delivery project, establishing distinct phases, tracking tasks, target financial thresholds, and baseline billing methods based on the won proposal.</w:t>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300" w:hanging="360"/>
      </w:pPr>
      <w:r w:rsidDel="00000000" w:rsidR="00000000" w:rsidRPr="00000000">
        <w:rPr>
          <w:rFonts w:ascii="Arial" w:cs="Arial" w:eastAsia="Arial" w:hAnsi="Arial"/>
          <w:b w:val="1"/>
          <w:bCs w:val="1"/>
          <w:rtl w:val="0"/>
        </w:rPr>
        <w:t xml:space="preserve">Governance Setup:</w:t>
      </w:r>
      <w:r w:rsidDel="00000000" w:rsidR="00000000" w:rsidRPr="00000000">
        <w:rPr>
          <w:rFonts w:ascii="Arial" w:cs="Arial" w:eastAsia="Arial" w:hAnsi="Arial"/>
          <w:rtl w:val="0"/>
        </w:rPr>
        <w:t xml:space="preserve"> Operations management assigns an active Project Manager (PM) and establishes a regular operational delivery review cadence.</w:t>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300" w:hanging="360"/>
      </w:pPr>
      <w:r w:rsidDel="00000000" w:rsidR="00000000" w:rsidRPr="00000000">
        <w:rPr>
          <w:rFonts w:ascii="Arial" w:cs="Arial" w:eastAsia="Arial" w:hAnsi="Arial"/>
          <w:b w:val="1"/>
          <w:bCs w:val="1"/>
          <w:rtl w:val="0"/>
        </w:rPr>
        <w:t xml:space="preserve">Resource Planning Engine:</w:t>
      </w:r>
      <w:r w:rsidDel="00000000" w:rsidR="00000000" w:rsidRPr="00000000">
        <w:rPr>
          <w:rFonts w:ascii="Arial" w:cs="Arial" w:eastAsia="Arial" w:hAnsi="Arial"/>
          <w:rtl w:val="0"/>
        </w:rPr>
        <w:t xml:space="preserve"> The PM schedules delivery assets by configuring target project roles, named personnel assignments, expected task durations, and accounting for personal calendar absences.</w:t>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hd w:fill="auto" w:val="clear"/>
        <w:spacing w:after="120" w:before="0" w:beforeAutospacing="0" w:line="300" w:lineRule="auto"/>
        <w:ind w:left="300" w:hanging="360"/>
      </w:pPr>
      <w:r w:rsidDel="00000000" w:rsidR="00000000" w:rsidRPr="00000000">
        <w:rPr>
          <w:rFonts w:ascii="Arial" w:cs="Arial" w:eastAsia="Arial" w:hAnsi="Arial"/>
          <w:b w:val="1"/>
          <w:bCs w:val="1"/>
          <w:rtl w:val="0"/>
        </w:rPr>
        <w:t xml:space="preserve">Gateway - Capacity Confirmed?</w:t>
      </w:r>
      <w:r w:rsidDel="00000000" w:rsidR="00000000" w:rsidRPr="00000000">
        <w:rPr>
          <w:rFonts w:ascii="Arial" w:cs="Arial" w:eastAsia="Arial" w:hAnsi="Arial"/>
          <w:rtl w:val="0"/>
        </w:rPr>
        <w:t xml:space="preserve"> The core application evaluates cross-project resource utilization. If capacity is broken (No), the workflow loops back to a *Re-plan / Negotiate* exception cycle to re-align scope, timelines, or staffing levels. If capacity is validated (Yes), the project progresses to *Project Kickoff*, aligning baseline criteria, communication channels, and client delivery acceptance parameters.</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line="300" w:lineRule="auto"/>
        <w:rPr>
          <w:rFonts w:ascii="Arial" w:cs="Arial" w:eastAsia="Arial" w:hAnsi="Arial"/>
          <w:color w:val="4a5568"/>
        </w:rPr>
      </w:pPr>
      <w:r w:rsidDel="00000000" w:rsidR="00000000" w:rsidRPr="00000000">
        <w:rPr>
          <w:rFonts w:ascii="Arial" w:cs="Arial" w:eastAsia="Arial" w:hAnsi="Arial"/>
          <w:color w:val="4a5568"/>
          <w:rtl w:val="0"/>
        </w:rPr>
        <w:t xml:space="preserve">Phase III: Execution, Change Control, and Effort Tracking </w:t>
      </w:r>
      <w:r w:rsidDel="00000000" w:rsidR="00000000" w:rsidRPr="00000000">
        <w:rPr>
          <w:color w:val="9900ff"/>
          <w:sz w:val="22"/>
          <w:szCs w:val="22"/>
          <w:rtl w:val="0"/>
        </w:rPr>
        <w:t xml:space="preserve">[PSOhub] </w:t>
      </w: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80" w:line="300" w:lineRule="auto"/>
        <w:rPr>
          <w:rFonts w:ascii="Arial" w:cs="Arial" w:eastAsia="Arial" w:hAnsi="Arial"/>
        </w:rPr>
      </w:pPr>
      <w:r w:rsidDel="00000000" w:rsidR="00000000" w:rsidRPr="00000000">
        <w:rPr>
          <w:rFonts w:ascii="Arial" w:cs="Arial" w:eastAsia="Arial" w:hAnsi="Arial"/>
          <w:rtl w:val="0"/>
        </w:rPr>
        <w:t xml:space="preserve">This phase covers the day-to-day delivery lifecycle and continuous operational feedback mechanisms:</w:t>
      </w:r>
    </w:p>
    <w:p w:rsidR="00000000" w:rsidDel="00000000" w:rsidP="00000000" w:rsidRDefault="00000000" w:rsidRPr="00000000" w14:paraId="00000047">
      <w:pPr>
        <w:numPr>
          <w:ilvl w:val="0"/>
          <w:numId w:val="3"/>
        </w:numPr>
        <w:pBdr>
          <w:top w:space="0" w:sz="0" w:val="nil"/>
          <w:left w:space="0" w:sz="0" w:val="nil"/>
          <w:bottom w:space="0" w:sz="0" w:val="nil"/>
          <w:right w:space="0" w:sz="0" w:val="nil"/>
          <w:between w:space="0" w:sz="0" w:val="nil"/>
        </w:pBdr>
        <w:shd w:fill="auto" w:val="clear"/>
        <w:spacing w:after="0" w:afterAutospacing="0" w:line="300" w:lineRule="auto"/>
        <w:ind w:left="300" w:hanging="360"/>
      </w:pPr>
      <w:r w:rsidDel="00000000" w:rsidR="00000000" w:rsidRPr="00000000">
        <w:rPr>
          <w:rFonts w:ascii="Arial" w:cs="Arial" w:eastAsia="Arial" w:hAnsi="Arial"/>
          <w:b w:val="1"/>
          <w:bCs w:val="1"/>
          <w:rtl w:val="0"/>
        </w:rPr>
        <w:t xml:space="preserve">Project Delivery Execution:</w:t>
      </w:r>
      <w:r w:rsidDel="00000000" w:rsidR="00000000" w:rsidRPr="00000000">
        <w:rPr>
          <w:rFonts w:ascii="Arial" w:cs="Arial" w:eastAsia="Arial" w:hAnsi="Arial"/>
          <w:rtl w:val="0"/>
        </w:rPr>
        <w:t xml:space="preserve"> Assigned staff execute tasks, track deliverables, collaborate on timelines, and address active implementation blockers.</w:t>
      </w:r>
    </w:p>
    <w:p w:rsidR="00000000" w:rsidDel="00000000" w:rsidP="00000000" w:rsidRDefault="00000000" w:rsidRPr="00000000" w14:paraId="0000004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300" w:hanging="360"/>
      </w:pPr>
      <w:r w:rsidDel="00000000" w:rsidR="00000000" w:rsidRPr="00000000">
        <w:rPr>
          <w:rFonts w:ascii="Arial" w:cs="Arial" w:eastAsia="Arial" w:hAnsi="Arial"/>
          <w:b w:val="1"/>
          <w:bCs w:val="1"/>
          <w:rtl w:val="0"/>
        </w:rPr>
        <w:t xml:space="preserve">Gateway - Scope / Commercial Change?</w:t>
      </w:r>
      <w:r w:rsidDel="00000000" w:rsidR="00000000" w:rsidRPr="00000000">
        <w:rPr>
          <w:rFonts w:ascii="Arial" w:cs="Arial" w:eastAsia="Arial" w:hAnsi="Arial"/>
          <w:rtl w:val="0"/>
        </w:rPr>
        <w:t xml:space="preserve"> PMs continuously track execution velocity against the project budget. If a budget variance or client addendum occurs (Yes), the process enters a *Change Control* loop. This module estimates business impacts, secures formal authorizations, and routes a *re-estimate/requote* back to the commercial pipeline to update the project baseline. If execution is normal (No), tracking continues.</w:t>
      </w:r>
    </w:p>
    <w:p w:rsidR="00000000" w:rsidDel="00000000" w:rsidP="00000000" w:rsidRDefault="00000000" w:rsidRPr="00000000" w14:paraId="0000004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300" w:hanging="360"/>
      </w:pPr>
      <w:r w:rsidDel="00000000" w:rsidR="00000000" w:rsidRPr="00000000">
        <w:rPr>
          <w:rFonts w:ascii="Arial" w:cs="Arial" w:eastAsia="Arial" w:hAnsi="Arial"/>
          <w:b w:val="1"/>
          <w:bCs w:val="1"/>
          <w:rtl w:val="0"/>
        </w:rPr>
        <w:t xml:space="preserve">Time and Expense Capture:</w:t>
      </w:r>
      <w:r w:rsidDel="00000000" w:rsidR="00000000" w:rsidRPr="00000000">
        <w:rPr>
          <w:rFonts w:ascii="Arial" w:cs="Arial" w:eastAsia="Arial" w:hAnsi="Arial"/>
          <w:rtl w:val="0"/>
        </w:rPr>
        <w:t xml:space="preserve"> Delivery resources enter billable or non-billable task entries, hours worked, and project-incurred expenses into the operational logging layer.</w:t>
      </w:r>
    </w:p>
    <w:p w:rsidR="00000000" w:rsidDel="00000000" w:rsidP="00000000" w:rsidRDefault="00000000" w:rsidRPr="00000000" w14:paraId="0000004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300" w:hanging="360"/>
      </w:pPr>
      <w:r w:rsidDel="00000000" w:rsidR="00000000" w:rsidRPr="00000000">
        <w:rPr>
          <w:rFonts w:ascii="Arial" w:cs="Arial" w:eastAsia="Arial" w:hAnsi="Arial"/>
          <w:b w:val="1"/>
          <w:bCs w:val="1"/>
          <w:rtl w:val="0"/>
        </w:rPr>
        <w:t xml:space="preserve">PM / Lead Approval Flow:</w:t>
      </w:r>
      <w:r w:rsidDel="00000000" w:rsidR="00000000" w:rsidRPr="00000000">
        <w:rPr>
          <w:rFonts w:ascii="Arial" w:cs="Arial" w:eastAsia="Arial" w:hAnsi="Arial"/>
          <w:rtl w:val="0"/>
        </w:rPr>
        <w:t xml:space="preserve"> Logged time cards and expense records are submitted weekly to the PM for validation, audit review, and exception checks.</w:t>
      </w:r>
    </w:p>
    <w:p w:rsidR="00000000" w:rsidDel="00000000" w:rsidP="00000000" w:rsidRDefault="00000000" w:rsidRPr="00000000" w14:paraId="0000004B">
      <w:pPr>
        <w:numPr>
          <w:ilvl w:val="0"/>
          <w:numId w:val="3"/>
        </w:numPr>
        <w:pBdr>
          <w:top w:space="0" w:sz="0" w:val="nil"/>
          <w:left w:space="0" w:sz="0" w:val="nil"/>
          <w:bottom w:space="0" w:sz="0" w:val="nil"/>
          <w:right w:space="0" w:sz="0" w:val="nil"/>
          <w:between w:space="0" w:sz="0" w:val="nil"/>
        </w:pBdr>
        <w:shd w:fill="auto" w:val="clear"/>
        <w:spacing w:after="120" w:before="0" w:beforeAutospacing="0" w:line="300" w:lineRule="auto"/>
        <w:ind w:left="300" w:hanging="360"/>
      </w:pPr>
      <w:r w:rsidDel="00000000" w:rsidR="00000000" w:rsidRPr="00000000">
        <w:rPr>
          <w:rFonts w:ascii="Arial" w:cs="Arial" w:eastAsia="Arial" w:hAnsi="Arial"/>
          <w:b w:val="1"/>
          <w:bCs w:val="1"/>
          <w:rtl w:val="0"/>
        </w:rPr>
        <w:t xml:space="preserve">Gateway - Approved for Billing and Reporting?</w:t>
      </w:r>
      <w:r w:rsidDel="00000000" w:rsidR="00000000" w:rsidRPr="00000000">
        <w:rPr>
          <w:rFonts w:ascii="Arial" w:cs="Arial" w:eastAsia="Arial" w:hAnsi="Arial"/>
          <w:rtl w:val="0"/>
        </w:rPr>
        <w:t xml:space="preserve"> If entries contain errors (No), the PM rejects them into a *Correction Cycle* where records are modified and resubmitted. Approved entries (Yes) flow simultaneously into Management Reporting and the Billing Preparation module.</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line="300" w:lineRule="auto"/>
        <w:rPr>
          <w:rFonts w:ascii="Arial" w:cs="Arial" w:eastAsia="Arial" w:hAnsi="Arial"/>
          <w:color w:val="4a5568"/>
        </w:rPr>
      </w:pPr>
      <w:r w:rsidDel="00000000" w:rsidR="00000000" w:rsidRPr="00000000">
        <w:rPr>
          <w:rFonts w:ascii="Arial" w:cs="Arial" w:eastAsia="Arial" w:hAnsi="Arial"/>
          <w:color w:val="4a5568"/>
          <w:rtl w:val="0"/>
        </w:rPr>
        <w:t xml:space="preserve">Phase IV: Billing Preparation, Financial Posting, and Project Closure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80" w:line="300" w:lineRule="auto"/>
        <w:rPr>
          <w:rFonts w:ascii="Arial" w:cs="Arial" w:eastAsia="Arial" w:hAnsi="Arial"/>
        </w:rPr>
      </w:pPr>
      <w:r w:rsidDel="00000000" w:rsidR="00000000" w:rsidRPr="00000000">
        <w:rPr>
          <w:rFonts w:ascii="Arial" w:cs="Arial" w:eastAsia="Arial" w:hAnsi="Arial"/>
          <w:rtl w:val="0"/>
        </w:rPr>
        <w:t xml:space="preserve">The final operational phase translates delivery milestones into validated accounting entries:</w:t>
      </w:r>
    </w:p>
    <w:p w:rsidR="00000000" w:rsidDel="00000000" w:rsidP="00000000" w:rsidRDefault="00000000" w:rsidRPr="00000000" w14:paraId="0000004E">
      <w:pPr>
        <w:numPr>
          <w:ilvl w:val="0"/>
          <w:numId w:val="4"/>
        </w:numPr>
        <w:pBdr>
          <w:top w:space="0" w:sz="0" w:val="nil"/>
          <w:left w:space="0" w:sz="0" w:val="nil"/>
          <w:bottom w:space="0" w:sz="0" w:val="nil"/>
          <w:right w:space="0" w:sz="0" w:val="nil"/>
          <w:between w:space="0" w:sz="0" w:val="nil"/>
        </w:pBdr>
        <w:shd w:fill="auto" w:val="clear"/>
        <w:spacing w:after="0" w:afterAutospacing="0" w:line="300" w:lineRule="auto"/>
        <w:ind w:left="300" w:hanging="360"/>
      </w:pPr>
      <w:r w:rsidDel="00000000" w:rsidR="00000000" w:rsidRPr="00000000">
        <w:rPr>
          <w:rFonts w:ascii="Arial" w:cs="Arial" w:eastAsia="Arial" w:hAnsi="Arial"/>
          <w:b w:val="1"/>
          <w:bCs w:val="1"/>
          <w:rtl w:val="0"/>
        </w:rPr>
        <w:t xml:space="preserve">Billing Preparation:</w:t>
      </w:r>
      <w:r w:rsidDel="00000000" w:rsidR="00000000" w:rsidRPr="00000000">
        <w:rPr>
          <w:rFonts w:ascii="Arial" w:cs="Arial" w:eastAsia="Arial" w:hAnsi="Arial"/>
          <w:rtl w:val="0"/>
        </w:rPr>
        <w:t xml:space="preserve"> The system aggregates approved time logs, milestone completions, and expense metrics against the active contract rules to calculate Work-in-Progress (WIP), revenue margin metrics, and target backlog parameters.</w:t>
      </w:r>
    </w:p>
    <w:p w:rsidR="00000000" w:rsidDel="00000000" w:rsidP="00000000" w:rsidRDefault="00000000" w:rsidRPr="00000000" w14:paraId="0000004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300" w:hanging="360"/>
      </w:pPr>
      <w:r w:rsidDel="00000000" w:rsidR="00000000" w:rsidRPr="00000000">
        <w:rPr>
          <w:rFonts w:ascii="Arial" w:cs="Arial" w:eastAsia="Arial" w:hAnsi="Arial"/>
          <w:b w:val="1"/>
          <w:bCs w:val="1"/>
          <w:rtl w:val="0"/>
        </w:rPr>
        <w:t xml:space="preserve">Draft Invoice Generation:</w:t>
      </w:r>
      <w:r w:rsidDel="00000000" w:rsidR="00000000" w:rsidRPr="00000000">
        <w:rPr>
          <w:rFonts w:ascii="Arial" w:cs="Arial" w:eastAsia="Arial" w:hAnsi="Arial"/>
          <w:rtl w:val="0"/>
        </w:rPr>
        <w:t xml:space="preserve"> An automated invoice layout is built, detailing professional services descriptions and accumulated items.</w:t>
      </w:r>
    </w:p>
    <w:p w:rsidR="00000000" w:rsidDel="00000000" w:rsidP="00000000" w:rsidRDefault="00000000" w:rsidRPr="00000000" w14:paraId="0000005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300" w:hanging="360"/>
      </w:pPr>
      <w:r w:rsidDel="00000000" w:rsidR="00000000" w:rsidRPr="00000000">
        <w:rPr>
          <w:rFonts w:ascii="Arial" w:cs="Arial" w:eastAsia="Arial" w:hAnsi="Arial"/>
          <w:b w:val="1"/>
          <w:bCs w:val="1"/>
          <w:rtl w:val="0"/>
        </w:rPr>
        <w:t xml:space="preserve">Invoice Review Control:</w:t>
      </w:r>
      <w:r w:rsidDel="00000000" w:rsidR="00000000" w:rsidRPr="00000000">
        <w:rPr>
          <w:rFonts w:ascii="Arial" w:cs="Arial" w:eastAsia="Arial" w:hAnsi="Arial"/>
          <w:rtl w:val="0"/>
        </w:rPr>
        <w:t xml:space="preserve"> Finance leads and PMs review the draft invoice to ensure total compliance with localized tax rules, contract terms, gross margin rules, and Purchase Order (PO) balances. Once approved, the *Operational Invoice* is finalized and dispatched to the customer.</w:t>
      </w:r>
    </w:p>
    <w:p w:rsidR="00000000" w:rsidDel="00000000" w:rsidP="00000000" w:rsidRDefault="00000000" w:rsidRPr="00000000" w14:paraId="0000005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300" w:hanging="360"/>
      </w:pPr>
      <w:r w:rsidDel="00000000" w:rsidR="00000000" w:rsidRPr="00000000">
        <w:rPr>
          <w:rFonts w:ascii="Arial" w:cs="Arial" w:eastAsia="Arial" w:hAnsi="Arial"/>
          <w:b w:val="1"/>
          <w:bCs w:val="1"/>
          <w:rtl w:val="0"/>
        </w:rPr>
        <w:t xml:space="preserve">Accounting / ERP Post Sync:</w:t>
      </w:r>
      <w:r w:rsidDel="00000000" w:rsidR="00000000" w:rsidRPr="00000000">
        <w:rPr>
          <w:rFonts w:ascii="Arial" w:cs="Arial" w:eastAsia="Arial" w:hAnsi="Arial"/>
          <w:rtl w:val="0"/>
        </w:rPr>
        <w:t xml:space="preserve"> The operational billing engine automatically posts data to the Financial ERP (Xero). The ERP manages accounts receivable, general ledger balancing, cash collection application, and aging tracking. Paid cash applications are reported back as *financial status updates*.</w:t>
      </w:r>
    </w:p>
    <w:p w:rsidR="00000000" w:rsidDel="00000000" w:rsidP="00000000" w:rsidRDefault="00000000" w:rsidRPr="00000000" w14:paraId="00000052">
      <w:pPr>
        <w:numPr>
          <w:ilvl w:val="0"/>
          <w:numId w:val="4"/>
        </w:numPr>
        <w:pBdr>
          <w:top w:space="0" w:sz="0" w:val="nil"/>
          <w:left w:space="0" w:sz="0" w:val="nil"/>
          <w:bottom w:space="0" w:sz="0" w:val="nil"/>
          <w:right w:space="0" w:sz="0" w:val="nil"/>
          <w:between w:space="0" w:sz="0" w:val="nil"/>
        </w:pBdr>
        <w:shd w:fill="auto" w:val="clear"/>
        <w:spacing w:after="120" w:before="0" w:beforeAutospacing="0" w:line="300" w:lineRule="auto"/>
        <w:ind w:left="300" w:hanging="360"/>
      </w:pPr>
      <w:r w:rsidDel="00000000" w:rsidR="00000000" w:rsidRPr="00000000">
        <w:rPr>
          <w:rFonts w:ascii="Arial" w:cs="Arial" w:eastAsia="Arial" w:hAnsi="Arial"/>
          <w:b w:val="1"/>
          <w:bCs w:val="1"/>
          <w:rtl w:val="0"/>
        </w:rPr>
        <w:t xml:space="preserve">Project Closure Evaluation:</w:t>
      </w:r>
      <w:r w:rsidDel="00000000" w:rsidR="00000000" w:rsidRPr="00000000">
        <w:rPr>
          <w:rFonts w:ascii="Arial" w:cs="Arial" w:eastAsia="Arial" w:hAnsi="Arial"/>
          <w:rtl w:val="0"/>
        </w:rPr>
        <w:t xml:space="preserve"> Once all deliverables are completed and final invoicing matches contract constraints, a final project completion review captures performance logs, archives system assets, and records client feedback.</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360" w:before="240" w:line="30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180" w:before="0" w:line="300" w:lineRule="auto"/>
        <w:rPr>
          <w:color w:val="2b6cb0"/>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180" w:before="0" w:line="300" w:lineRule="auto"/>
        <w:rPr>
          <w:rFonts w:ascii="Arial" w:cs="Arial" w:eastAsia="Arial" w:hAnsi="Arial"/>
          <w:color w:val="2b6cb0"/>
        </w:rPr>
      </w:pPr>
      <w:r w:rsidDel="00000000" w:rsidR="00000000" w:rsidRPr="00000000">
        <w:rPr>
          <w:rFonts w:ascii="Arial" w:cs="Arial" w:eastAsia="Arial" w:hAnsi="Arial"/>
          <w:color w:val="2b6cb0"/>
          <w:rtl w:val="0"/>
        </w:rPr>
        <w:t xml:space="preserve">4. Operational Exception Handling &amp; Business Rules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80" w:line="300" w:lineRule="auto"/>
        <w:rPr>
          <w:rFonts w:ascii="Arial" w:cs="Arial" w:eastAsia="Arial" w:hAnsi="Arial"/>
        </w:rPr>
      </w:pPr>
      <w:r w:rsidDel="00000000" w:rsidR="00000000" w:rsidRPr="00000000">
        <w:rPr>
          <w:rFonts w:ascii="Arial" w:cs="Arial" w:eastAsia="Arial" w:hAnsi="Arial"/>
          <w:rtl w:val="0"/>
        </w:rPr>
        <w:t xml:space="preserve">To manage operational edge cases efficiently, the following business validation rules must be applied across system exceptions:</w:t>
      </w:r>
    </w:p>
    <w:tbl>
      <w:tblPr>
        <w:tblStyle w:val="Table3"/>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2340"/>
        <w:gridCol w:w="4680"/>
        <w:gridCol w:w="2340"/>
        <w:tblGridChange w:id="0">
          <w:tblGrid>
            <w:gridCol w:w="2340"/>
            <w:gridCol w:w="4680"/>
            <w:gridCol w:w="234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ebf8ff" w:val="clear"/>
            <w:tcMar>
              <w:top w:w="150.0" w:type="dxa"/>
              <w:left w:w="150.0" w:type="dxa"/>
              <w:bottom w:w="150.0" w:type="dxa"/>
              <w:right w:w="15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color w:val="2c5282"/>
                <w:shd w:fill="auto" w:val="clear"/>
              </w:rPr>
            </w:pPr>
            <w:r w:rsidDel="00000000" w:rsidR="00000000" w:rsidRPr="00000000">
              <w:rPr>
                <w:rFonts w:ascii="Arial" w:cs="Arial" w:eastAsia="Arial" w:hAnsi="Arial"/>
                <w:b w:val="1"/>
                <w:bCs w:val="1"/>
                <w:color w:val="2c5282"/>
                <w:shd w:fill="auto" w:val="clear"/>
                <w:rtl w:val="0"/>
              </w:rPr>
              <w:t xml:space="preserve">Exception Case</w:t>
            </w:r>
          </w:p>
        </w:tc>
        <w:tc>
          <w:tcPr>
            <w:tcBorders>
              <w:top w:color="cbd5e0" w:space="0" w:sz="6" w:val="single"/>
              <w:left w:color="cbd5e0" w:space="0" w:sz="6" w:val="single"/>
              <w:bottom w:color="cbd5e0" w:space="0" w:sz="6" w:val="single"/>
              <w:right w:color="cbd5e0" w:space="0" w:sz="6" w:val="single"/>
            </w:tcBorders>
            <w:shd w:fill="ebf8ff" w:val="clear"/>
            <w:tcMar>
              <w:top w:w="150.0" w:type="dxa"/>
              <w:left w:w="150.0" w:type="dxa"/>
              <w:bottom w:w="150.0" w:type="dxa"/>
              <w:right w:w="15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color w:val="2c5282"/>
                <w:shd w:fill="auto" w:val="clear"/>
              </w:rPr>
            </w:pPr>
            <w:r w:rsidDel="00000000" w:rsidR="00000000" w:rsidRPr="00000000">
              <w:rPr>
                <w:rFonts w:ascii="Arial" w:cs="Arial" w:eastAsia="Arial" w:hAnsi="Arial"/>
                <w:b w:val="1"/>
                <w:bCs w:val="1"/>
                <w:color w:val="2c5282"/>
                <w:shd w:fill="auto" w:val="clear"/>
                <w:rtl w:val="0"/>
              </w:rPr>
              <w:t xml:space="preserve">Operational Business Rule</w:t>
            </w:r>
          </w:p>
        </w:tc>
        <w:tc>
          <w:tcPr>
            <w:tcBorders>
              <w:top w:color="cbd5e0" w:space="0" w:sz="6" w:val="single"/>
              <w:left w:color="cbd5e0" w:space="0" w:sz="6" w:val="single"/>
              <w:bottom w:color="cbd5e0" w:space="0" w:sz="6" w:val="single"/>
              <w:right w:color="cbd5e0" w:space="0" w:sz="6" w:val="single"/>
            </w:tcBorders>
            <w:shd w:fill="ebf8ff" w:val="clear"/>
            <w:tcMar>
              <w:top w:w="150.0" w:type="dxa"/>
              <w:left w:w="150.0" w:type="dxa"/>
              <w:bottom w:w="150.0" w:type="dxa"/>
              <w:right w:w="15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color w:val="2c5282"/>
                <w:shd w:fill="auto" w:val="clear"/>
              </w:rPr>
            </w:pPr>
            <w:r w:rsidDel="00000000" w:rsidR="00000000" w:rsidRPr="00000000">
              <w:rPr>
                <w:rFonts w:ascii="Arial" w:cs="Arial" w:eastAsia="Arial" w:hAnsi="Arial"/>
                <w:b w:val="1"/>
                <w:bCs w:val="1"/>
                <w:color w:val="2c5282"/>
                <w:shd w:fill="auto" w:val="clear"/>
                <w:rtl w:val="0"/>
              </w:rPr>
              <w:t xml:space="preserve">System Mitigation Pathway</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Resource Capacity Overload</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If a team member's total allocated task hours exceed their base capacity threshold (Weekly Base Hours minus Corporate Holidays and Personal Leave), a hard block occurs.</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Unicode MS" w:cs="Arial Unicode MS" w:eastAsia="Arial Unicode MS" w:hAnsi="Arial Unicode MS"/>
                <w:rtl w:val="0"/>
              </w:rPr>
              <w:t xml:space="preserve">Reroutes the PM to the *Re-plan / Negotiate* screen. Project kickoff functions are locked until resource utilization drops ≤ 100%.</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Scope Tracking Breach</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If (Logged Actual Costs + Scheduled Backlog Forecast) exceeds 100% of the active project baseline, the task tracking module must flag an alert status.</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Triggers the *Change Control Module*. Staff entries are blocked on the breached phase until a new baseline approval is saved.</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Timesheet Rejection</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If time log descriptions are ambiguous or hours map to incorrect task buckets, the PM changes the log status to "Rejected" and must append an explanation remark.</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Removes the entry from the billing run and routes it to the resource's *Correction Cycle* dashboard for correction.</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Invoice Discrepancy</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If a draft invoice breaches expected profit margins, or details an invalid client PO balance, finance markers flag a rejection.</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Locks the ERP integration interface. Dispatches an automated warning to the PM to credit, adjust, or regenerate the draft invoice run.</w:t>
            </w:r>
          </w:p>
        </w:tc>
      </w:tr>
    </w:tbl>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360" w:before="360" w:line="30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after="180" w:before="0" w:line="300" w:lineRule="auto"/>
        <w:rPr>
          <w:color w:val="2b6cb0"/>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after="180" w:before="0" w:line="300" w:lineRule="auto"/>
        <w:rPr>
          <w:rFonts w:ascii="Arial" w:cs="Arial" w:eastAsia="Arial" w:hAnsi="Arial"/>
          <w:color w:val="2b6cb0"/>
        </w:rPr>
      </w:pPr>
      <w:r w:rsidDel="00000000" w:rsidR="00000000" w:rsidRPr="00000000">
        <w:rPr>
          <w:rFonts w:ascii="Arial" w:cs="Arial" w:eastAsia="Arial" w:hAnsi="Arial"/>
          <w:color w:val="2b6cb0"/>
          <w:rtl w:val="0"/>
        </w:rPr>
        <w:t xml:space="preserve">5. Centralized Data Streams and Key Analytics Metrics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80" w:line="300" w:lineRule="auto"/>
        <w:rPr>
          <w:rFonts w:ascii="Arial" w:cs="Arial" w:eastAsia="Arial" w:hAnsi="Arial"/>
        </w:rPr>
      </w:pPr>
      <w:r w:rsidDel="00000000" w:rsidR="00000000" w:rsidRPr="00000000">
        <w:rPr>
          <w:rFonts w:ascii="Arial" w:cs="Arial" w:eastAsia="Arial" w:hAnsi="Arial"/>
          <w:rtl w:val="0"/>
        </w:rPr>
        <w:t xml:space="preserve">The architecture incorporates an asynchronous analytics data warehouse layer. The replacement core platform must continuously feed this analytical framework with key performance indicators (KPIs) divided into three distinct operational domains:</w:t>
      </w:r>
    </w:p>
    <w:p w:rsidR="00000000" w:rsidDel="00000000" w:rsidP="00000000" w:rsidRDefault="00000000" w:rsidRPr="00000000" w14:paraId="0000006B">
      <w:pPr>
        <w:numPr>
          <w:ilvl w:val="0"/>
          <w:numId w:val="5"/>
        </w:numPr>
        <w:pBdr>
          <w:top w:space="0" w:sz="0" w:val="nil"/>
          <w:left w:space="0" w:sz="0" w:val="nil"/>
          <w:bottom w:space="0" w:sz="0" w:val="nil"/>
          <w:right w:space="0" w:sz="0" w:val="nil"/>
          <w:between w:space="0" w:sz="0" w:val="nil"/>
        </w:pBdr>
        <w:shd w:fill="auto" w:val="clear"/>
        <w:spacing w:after="0" w:afterAutospacing="0" w:line="300" w:lineRule="auto"/>
        <w:ind w:left="300" w:hanging="360"/>
      </w:pPr>
      <w:r w:rsidDel="00000000" w:rsidR="00000000" w:rsidRPr="00000000">
        <w:rPr>
          <w:rFonts w:ascii="Arial" w:cs="Arial" w:eastAsia="Arial" w:hAnsi="Arial"/>
          <w:b w:val="1"/>
          <w:bCs w:val="1"/>
          <w:rtl w:val="0"/>
        </w:rPr>
        <w:t xml:space="preserve">Delivery &amp; Execution Stream:</w:t>
      </w:r>
      <w:r w:rsidDel="00000000" w:rsidR="00000000" w:rsidRPr="00000000">
        <w:rPr>
          <w:rFonts w:ascii="Arial" w:cs="Arial" w:eastAsia="Arial" w:hAnsi="Arial"/>
          <w:rtl w:val="0"/>
        </w:rPr>
        <w:t xml:space="preserve"> Tracks real-time resource utilization percentages, baseline vs. actual effort variances, project task velocity, and milestone delivery schedules.</w:t>
      </w:r>
    </w:p>
    <w:p w:rsidR="00000000" w:rsidDel="00000000" w:rsidP="00000000" w:rsidRDefault="00000000" w:rsidRPr="00000000" w14:paraId="0000006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300" w:hanging="360"/>
      </w:pPr>
      <w:r w:rsidDel="00000000" w:rsidR="00000000" w:rsidRPr="00000000">
        <w:rPr>
          <w:rFonts w:ascii="Arial" w:cs="Arial" w:eastAsia="Arial" w:hAnsi="Arial"/>
          <w:b w:val="1"/>
          <w:bCs w:val="1"/>
          <w:rtl w:val="0"/>
        </w:rPr>
        <w:t xml:space="preserve">Operational Financial Stream:</w:t>
      </w:r>
      <w:r w:rsidDel="00000000" w:rsidR="00000000" w:rsidRPr="00000000">
        <w:rPr>
          <w:rFonts w:ascii="Arial" w:cs="Arial" w:eastAsia="Arial" w:hAnsi="Arial"/>
          <w:rtl w:val="0"/>
        </w:rPr>
        <w:t xml:space="preserve"> Tracks real-time Work-in-Progress (WIP) values, unbilled hours balances, gross profit tracking by project phase, and active draft invoice backlog statuses.</w:t>
      </w:r>
    </w:p>
    <w:p w:rsidR="00000000" w:rsidDel="00000000" w:rsidP="00000000" w:rsidRDefault="00000000" w:rsidRPr="00000000" w14:paraId="0000006D">
      <w:pPr>
        <w:numPr>
          <w:ilvl w:val="0"/>
          <w:numId w:val="5"/>
        </w:numPr>
        <w:pBdr>
          <w:top w:space="0" w:sz="0" w:val="nil"/>
          <w:left w:space="0" w:sz="0" w:val="nil"/>
          <w:bottom w:space="0" w:sz="0" w:val="nil"/>
          <w:right w:space="0" w:sz="0" w:val="nil"/>
          <w:between w:space="0" w:sz="0" w:val="nil"/>
        </w:pBdr>
        <w:shd w:fill="auto" w:val="clear"/>
        <w:spacing w:after="120" w:before="0" w:beforeAutospacing="0" w:line="300" w:lineRule="auto"/>
        <w:ind w:left="300" w:hanging="360"/>
      </w:pPr>
      <w:r w:rsidDel="00000000" w:rsidR="00000000" w:rsidRPr="00000000">
        <w:rPr>
          <w:rFonts w:ascii="Arial" w:cs="Arial" w:eastAsia="Arial" w:hAnsi="Arial"/>
          <w:b w:val="1"/>
          <w:bCs w:val="1"/>
          <w:rtl w:val="0"/>
        </w:rPr>
        <w:t xml:space="preserve">Ledger &amp; Collections Stream:</w:t>
      </w:r>
      <w:r w:rsidDel="00000000" w:rsidR="00000000" w:rsidRPr="00000000">
        <w:rPr>
          <w:rFonts w:ascii="Arial" w:cs="Arial" w:eastAsia="Arial" w:hAnsi="Arial"/>
          <w:rtl w:val="0"/>
        </w:rPr>
        <w:t xml:space="preserve"> Extracted directly from ERP tracking data, this records actual collections velocities, accounts receivable aging metrics, invoice payment timelines, and realized client account profitability.</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himsical.com/itsecasia6/psohub-business-process-flow-lead-to-cash-and-delivery-operation-NtHW1pLhNakzXh8x4hz58z"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